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692AC" w14:textId="77777777" w:rsidR="00FF5764" w:rsidRDefault="00FF5764" w:rsidP="00FF5764">
      <w:pPr>
        <w:pStyle w:val="Heading2"/>
      </w:pPr>
      <w:r>
        <w:t>AIMS data Extract</w:t>
      </w:r>
    </w:p>
    <w:p w14:paraId="1595B50B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Open AIMS URL and login</w:t>
      </w:r>
    </w:p>
    <w:p w14:paraId="2B4F1155" w14:textId="77777777" w:rsidR="00FF5764" w:rsidRDefault="00000000" w:rsidP="00FF5764">
      <w:pPr>
        <w:ind w:left="360" w:firstLine="720"/>
        <w:rPr>
          <w:rFonts w:ascii="Arial" w:eastAsia="Times New Roman" w:hAnsi="Arial" w:cs="Arial"/>
          <w:color w:val="0563C1"/>
          <w:u w:val="single"/>
          <w:lang w:val="en-IN" w:eastAsia="en-IN"/>
        </w:rPr>
      </w:pPr>
      <w:hyperlink r:id="rId7" w:tooltip="http://apps.alshaya.com:7777/forms/frmservlet?config=aims" w:history="1">
        <w:r w:rsidR="00FF5764" w:rsidRPr="00B07401">
          <w:rPr>
            <w:rFonts w:ascii="Arial" w:eastAsia="Times New Roman" w:hAnsi="Arial" w:cs="Arial"/>
            <w:color w:val="0563C1"/>
            <w:u w:val="single"/>
            <w:lang w:val="en-IN" w:eastAsia="en-IN"/>
          </w:rPr>
          <w:t xml:space="preserve">AIMS - </w:t>
        </w:r>
        <w:proofErr w:type="spellStart"/>
        <w:r w:rsidR="00FF5764" w:rsidRPr="00B07401">
          <w:rPr>
            <w:rFonts w:ascii="Arial" w:eastAsia="Times New Roman" w:hAnsi="Arial" w:cs="Arial"/>
            <w:color w:val="0563C1"/>
            <w:u w:val="single"/>
            <w:lang w:val="en-IN" w:eastAsia="en-IN"/>
          </w:rPr>
          <w:t>WebUtil</w:t>
        </w:r>
        <w:proofErr w:type="spellEnd"/>
        <w:r w:rsidR="00FF5764" w:rsidRPr="00B07401">
          <w:rPr>
            <w:rFonts w:ascii="Arial" w:eastAsia="Times New Roman" w:hAnsi="Arial" w:cs="Arial"/>
            <w:color w:val="0563C1"/>
            <w:u w:val="single"/>
            <w:lang w:val="en-IN" w:eastAsia="en-IN"/>
          </w:rPr>
          <w:t xml:space="preserve"> (alshaya.com)</w:t>
        </w:r>
      </w:hyperlink>
    </w:p>
    <w:p w14:paraId="1358B569" w14:textId="77777777" w:rsidR="00FF5764" w:rsidRDefault="00FF5764" w:rsidP="00FF5764">
      <w:pPr>
        <w:ind w:left="360" w:firstLine="720"/>
        <w:rPr>
          <w:rFonts w:ascii="Arial" w:eastAsia="Times New Roman" w:hAnsi="Arial" w:cs="Arial"/>
          <w:color w:val="0563C1"/>
          <w:u w:val="single"/>
          <w:lang w:val="en-IN" w:eastAsia="en-IN"/>
        </w:rPr>
      </w:pPr>
    </w:p>
    <w:p w14:paraId="4D343437" w14:textId="77777777" w:rsidR="00FF5764" w:rsidRPr="00B07401" w:rsidRDefault="00FF5764" w:rsidP="00FF5764">
      <w:pPr>
        <w:ind w:left="360" w:firstLine="720"/>
        <w:rPr>
          <w:rFonts w:ascii="Arial" w:eastAsia="Times New Roman" w:hAnsi="Arial" w:cs="Arial"/>
          <w:color w:val="0563C1"/>
          <w:u w:val="single"/>
          <w:lang w:val="en-IN" w:eastAsia="en-IN"/>
        </w:rPr>
      </w:pPr>
      <w:r>
        <w:rPr>
          <w:noProof/>
        </w:rPr>
        <w:drawing>
          <wp:inline distT="0" distB="0" distL="0" distR="0" wp14:anchorId="67A33B8B" wp14:editId="7C3020C7">
            <wp:extent cx="2981325" cy="12477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0F39" w14:textId="77777777" w:rsidR="00FF5764" w:rsidRDefault="00FF5764" w:rsidP="00FF5764">
      <w:pPr>
        <w:pStyle w:val="ListParagraph"/>
        <w:ind w:left="1080"/>
      </w:pPr>
    </w:p>
    <w:p w14:paraId="0A88F778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Click on ‘Ok’ button if below pop-up appears</w:t>
      </w:r>
    </w:p>
    <w:p w14:paraId="438A7070" w14:textId="77777777" w:rsidR="00FF5764" w:rsidRDefault="00FF5764" w:rsidP="00FF5764">
      <w:pPr>
        <w:pStyle w:val="ListParagraph"/>
        <w:ind w:left="990"/>
      </w:pPr>
      <w:r>
        <w:rPr>
          <w:noProof/>
        </w:rPr>
        <w:drawing>
          <wp:inline distT="0" distB="0" distL="0" distR="0" wp14:anchorId="5D6677F7" wp14:editId="3F151A5E">
            <wp:extent cx="4786504" cy="21107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810" cy="21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5B38" w14:textId="77777777" w:rsidR="00FF5764" w:rsidRDefault="00FF5764" w:rsidP="00FF5764">
      <w:pPr>
        <w:pStyle w:val="ListParagraph"/>
        <w:ind w:left="990"/>
      </w:pPr>
    </w:p>
    <w:p w14:paraId="28A047B7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Click on this icon</w:t>
      </w:r>
    </w:p>
    <w:p w14:paraId="27EBFF30" w14:textId="77777777" w:rsidR="00FF5764" w:rsidRDefault="00FF5764" w:rsidP="00FF5764">
      <w:pPr>
        <w:pStyle w:val="ListParagraph"/>
        <w:ind w:left="990"/>
        <w:rPr>
          <w:ins w:id="0" w:author="Gunapriya R" w:date="2023-02-06T18:07:00Z"/>
        </w:rPr>
      </w:pPr>
      <w:r>
        <w:rPr>
          <w:noProof/>
        </w:rPr>
        <w:drawing>
          <wp:inline distT="0" distB="0" distL="0" distR="0" wp14:anchorId="27A1679C" wp14:editId="76108EE1">
            <wp:extent cx="4394665" cy="116586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4" cy="117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7C3" w14:textId="77777777" w:rsidR="00FF5764" w:rsidRDefault="00FF5764" w:rsidP="00FF5764">
      <w:pPr>
        <w:pStyle w:val="ListParagraph"/>
        <w:ind w:left="990"/>
        <w:rPr>
          <w:ins w:id="1" w:author="Gunapriya R" w:date="2023-02-06T18:07:00Z"/>
        </w:rPr>
      </w:pPr>
    </w:p>
    <w:p w14:paraId="3E9596B7" w14:textId="77777777" w:rsidR="00FF5764" w:rsidRDefault="00FF5764" w:rsidP="00FF5764">
      <w:pPr>
        <w:pStyle w:val="ListParagraph"/>
        <w:ind w:left="990"/>
        <w:rPr>
          <w:ins w:id="2" w:author="Gunapriya R" w:date="2023-02-06T18:07:00Z"/>
        </w:rPr>
      </w:pPr>
    </w:p>
    <w:p w14:paraId="0BC3D123" w14:textId="77777777" w:rsidR="00FF5764" w:rsidRDefault="00FF5764" w:rsidP="00FF5764">
      <w:pPr>
        <w:pStyle w:val="ListParagraph"/>
        <w:ind w:left="990"/>
        <w:rPr>
          <w:ins w:id="3" w:author="Gunapriya R" w:date="2023-02-06T18:07:00Z"/>
        </w:rPr>
      </w:pPr>
    </w:p>
    <w:p w14:paraId="723AD958" w14:textId="77777777" w:rsidR="00FF5764" w:rsidRDefault="00FF5764" w:rsidP="00FF5764">
      <w:pPr>
        <w:pStyle w:val="ListParagraph"/>
        <w:ind w:left="990"/>
      </w:pPr>
    </w:p>
    <w:p w14:paraId="56B0F68F" w14:textId="77777777" w:rsidR="00FF5764" w:rsidRDefault="00FF5764" w:rsidP="00FF5764">
      <w:pPr>
        <w:pStyle w:val="ListParagraph"/>
        <w:ind w:left="990"/>
      </w:pPr>
    </w:p>
    <w:p w14:paraId="5DEFB3E0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Select ‘Finance Miscellaneous Income’ Responsibility and click on ‘Ok’ button</w:t>
      </w:r>
    </w:p>
    <w:p w14:paraId="4FD46FBE" w14:textId="77777777" w:rsidR="00FF5764" w:rsidRDefault="00FF5764" w:rsidP="00FF5764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74464B51" wp14:editId="47C44CC0">
            <wp:extent cx="4450080" cy="128538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219" cy="12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9DEC" w14:textId="77777777" w:rsidR="00FF5764" w:rsidRDefault="00FF5764" w:rsidP="00FF5764">
      <w:pPr>
        <w:pStyle w:val="ListParagraph"/>
        <w:ind w:left="990"/>
      </w:pPr>
    </w:p>
    <w:p w14:paraId="6EEA2EAA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Select ‘</w:t>
      </w:r>
      <w:proofErr w:type="spellStart"/>
      <w:r>
        <w:t>Misc</w:t>
      </w:r>
      <w:proofErr w:type="spellEnd"/>
      <w:r>
        <w:t xml:space="preserve"> Invoice Summary’</w:t>
      </w:r>
    </w:p>
    <w:p w14:paraId="290D17FC" w14:textId="77777777" w:rsidR="00FF5764" w:rsidRDefault="00FF5764" w:rsidP="00FF5764">
      <w:pPr>
        <w:pStyle w:val="ListParagraph"/>
        <w:ind w:left="990"/>
      </w:pPr>
      <w:r>
        <w:rPr>
          <w:noProof/>
        </w:rPr>
        <w:drawing>
          <wp:inline distT="0" distB="0" distL="0" distR="0" wp14:anchorId="50C131FF" wp14:editId="1EA7F215">
            <wp:extent cx="4457700" cy="1134986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585" cy="11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EB7F" w14:textId="77777777" w:rsidR="00FF5764" w:rsidRDefault="00FF5764" w:rsidP="00FF5764">
      <w:pPr>
        <w:pStyle w:val="ListParagraph"/>
        <w:ind w:left="990"/>
      </w:pPr>
    </w:p>
    <w:p w14:paraId="0C2055E2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Click on 3 dots and select ‘All Brands’ from the list</w:t>
      </w:r>
    </w:p>
    <w:p w14:paraId="4F8B848F" w14:textId="77777777" w:rsidR="00FF5764" w:rsidRDefault="00FF5764" w:rsidP="00FF5764">
      <w:pPr>
        <w:pStyle w:val="ListParagraph"/>
        <w:ind w:left="990"/>
      </w:pPr>
      <w:r>
        <w:rPr>
          <w:noProof/>
        </w:rPr>
        <w:drawing>
          <wp:inline distT="0" distB="0" distL="0" distR="0" wp14:anchorId="2BFEDF6E" wp14:editId="6BCE4398">
            <wp:extent cx="4897414" cy="16687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962" cy="16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4A66" w14:textId="77777777" w:rsidR="00FF5764" w:rsidRDefault="00FF5764" w:rsidP="00FF5764">
      <w:pPr>
        <w:pStyle w:val="ListParagraph"/>
        <w:ind w:left="990"/>
      </w:pPr>
    </w:p>
    <w:p w14:paraId="00580CD7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 xml:space="preserve">Update the fields and click on ‘Extract’ button. Press CTRL+S and the pop-up window will appear. Click ‘Ok’ button </w:t>
      </w:r>
    </w:p>
    <w:tbl>
      <w:tblPr>
        <w:tblW w:w="7886" w:type="dxa"/>
        <w:tblInd w:w="1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2"/>
        <w:gridCol w:w="3445"/>
        <w:gridCol w:w="3119"/>
      </w:tblGrid>
      <w:tr w:rsidR="00FF5764" w:rsidRPr="00466A81" w14:paraId="1A0984F1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4CF14927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  <w:t>Field name</w:t>
            </w:r>
          </w:p>
        </w:tc>
        <w:tc>
          <w:tcPr>
            <w:tcW w:w="3445" w:type="dxa"/>
            <w:shd w:val="clear" w:color="auto" w:fill="auto"/>
            <w:noWrap/>
            <w:vAlign w:val="bottom"/>
            <w:hideMark/>
          </w:tcPr>
          <w:p w14:paraId="5F904E16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  <w:t>Condition</w:t>
            </w:r>
          </w:p>
        </w:tc>
        <w:tc>
          <w:tcPr>
            <w:tcW w:w="3119" w:type="dxa"/>
          </w:tcPr>
          <w:p w14:paraId="3E107FF4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  <w:t>Comments</w:t>
            </w:r>
          </w:p>
        </w:tc>
      </w:tr>
      <w:tr w:rsidR="00FF5764" w:rsidRPr="00466A81" w14:paraId="613774BB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7A3DC818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From date</w:t>
            </w:r>
          </w:p>
        </w:tc>
        <w:tc>
          <w:tcPr>
            <w:tcW w:w="3445" w:type="dxa"/>
            <w:shd w:val="clear" w:color="auto" w:fill="auto"/>
            <w:noWrap/>
            <w:vAlign w:val="bottom"/>
          </w:tcPr>
          <w:p w14:paraId="2F3249EA" w14:textId="77777777" w:rsidR="00FF5764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During 1</w:t>
            </w:r>
            <w:r w:rsidRPr="00484BEA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st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half of the month, from date is (Sys date – 15)</w:t>
            </w:r>
          </w:p>
          <w:p w14:paraId="374A5FF7" w14:textId="77777777" w:rsidR="00FF5764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During 2</w:t>
            </w:r>
            <w:r w:rsidRPr="00D14961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nd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half of the month, from date is 1</w:t>
            </w:r>
            <w:r w:rsidRPr="00FF62E1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st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day of current month </w:t>
            </w:r>
          </w:p>
          <w:p w14:paraId="3B5044EC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</w:p>
        </w:tc>
        <w:tc>
          <w:tcPr>
            <w:tcW w:w="3119" w:type="dxa"/>
          </w:tcPr>
          <w:p w14:paraId="1170E26F" w14:textId="77777777" w:rsidR="00FF5764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On 2</w:t>
            </w:r>
            <w:r w:rsidRPr="00FF62E1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nd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Dec, BOT to select 17</w:t>
            </w:r>
            <w:r w:rsidRPr="00524B4A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th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Nov</w:t>
            </w:r>
          </w:p>
          <w:p w14:paraId="32AB87DA" w14:textId="77777777" w:rsidR="00FF5764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</w:p>
          <w:p w14:paraId="798793A1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On 16</w:t>
            </w:r>
            <w:r w:rsidRPr="00833923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th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Dec, BOT to select 1</w:t>
            </w:r>
            <w:r w:rsidRPr="00833923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st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Dec</w:t>
            </w:r>
          </w:p>
        </w:tc>
      </w:tr>
      <w:tr w:rsidR="00FF5764" w:rsidRPr="00466A81" w14:paraId="36861541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278623D8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To date</w:t>
            </w:r>
          </w:p>
        </w:tc>
        <w:tc>
          <w:tcPr>
            <w:tcW w:w="3445" w:type="dxa"/>
            <w:shd w:val="clear" w:color="auto" w:fill="auto"/>
            <w:noWrap/>
            <w:vAlign w:val="bottom"/>
          </w:tcPr>
          <w:p w14:paraId="6019DD40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Sys date</w:t>
            </w:r>
          </w:p>
        </w:tc>
        <w:tc>
          <w:tcPr>
            <w:tcW w:w="3119" w:type="dxa"/>
          </w:tcPr>
          <w:p w14:paraId="5B49BA8A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On 16</w:t>
            </w:r>
            <w:r w:rsidRPr="003F755D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th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Dec, BOT to select 16</w:t>
            </w:r>
            <w:r w:rsidRPr="003F755D">
              <w:rPr>
                <w:rFonts w:eastAsia="Times New Roman" w:cs="Calibri"/>
                <w:color w:val="000000" w:themeColor="text1"/>
                <w:sz w:val="20"/>
                <w:szCs w:val="20"/>
                <w:vertAlign w:val="superscript"/>
                <w:lang w:val="en-IN" w:eastAsia="en-IN"/>
              </w:rPr>
              <w:t>th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Dec </w:t>
            </w:r>
          </w:p>
        </w:tc>
      </w:tr>
    </w:tbl>
    <w:p w14:paraId="50EA1F47" w14:textId="77777777" w:rsidR="00FF5764" w:rsidRDefault="00FF5764" w:rsidP="00FF5764">
      <w:pPr>
        <w:ind w:left="540" w:firstLine="450"/>
      </w:pPr>
    </w:p>
    <w:p w14:paraId="40BEB744" w14:textId="77777777" w:rsidR="00FF5764" w:rsidRDefault="00FF5764" w:rsidP="00FF5764">
      <w:pPr>
        <w:ind w:left="540" w:firstLine="450"/>
      </w:pPr>
    </w:p>
    <w:p w14:paraId="6F8988B0" w14:textId="77777777" w:rsidR="00FF5764" w:rsidRDefault="00FF5764" w:rsidP="00FF5764">
      <w:pPr>
        <w:ind w:left="540" w:firstLine="450"/>
      </w:pPr>
      <w:r>
        <w:rPr>
          <w:noProof/>
        </w:rPr>
        <w:lastRenderedPageBreak/>
        <w:drawing>
          <wp:inline distT="0" distB="0" distL="0" distR="0" wp14:anchorId="630406BE" wp14:editId="2C838FDA">
            <wp:extent cx="5175250" cy="259080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325" cy="25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B1BD" w14:textId="77777777" w:rsidR="00FF5764" w:rsidRDefault="00FF5764" w:rsidP="00FF5764">
      <w:pPr>
        <w:ind w:left="540" w:firstLine="450"/>
      </w:pPr>
    </w:p>
    <w:p w14:paraId="61A8656B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Close the above window, Go to Administration --&gt; Job Control</w:t>
      </w:r>
    </w:p>
    <w:p w14:paraId="144797D6" w14:textId="77777777" w:rsidR="00FF5764" w:rsidRDefault="00FF5764" w:rsidP="00FF5764">
      <w:pPr>
        <w:pStyle w:val="ListParagraph"/>
        <w:ind w:left="990"/>
      </w:pPr>
      <w:r>
        <w:rPr>
          <w:noProof/>
        </w:rPr>
        <w:drawing>
          <wp:inline distT="0" distB="0" distL="0" distR="0" wp14:anchorId="4E325617" wp14:editId="7C1D9D86">
            <wp:extent cx="4419600" cy="1409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97AE" w14:textId="77777777" w:rsidR="00FF5764" w:rsidRDefault="00FF5764" w:rsidP="00FF5764">
      <w:pPr>
        <w:pStyle w:val="ListParagraph"/>
        <w:ind w:left="990"/>
      </w:pPr>
    </w:p>
    <w:p w14:paraId="0DFFA4C3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Click on ‘Refresh’ button</w:t>
      </w:r>
    </w:p>
    <w:p w14:paraId="2360894F" w14:textId="77777777" w:rsidR="00FF5764" w:rsidRDefault="00FF5764" w:rsidP="00FF5764">
      <w:pPr>
        <w:pStyle w:val="ListParagraph"/>
        <w:ind w:left="990"/>
      </w:pPr>
      <w:r>
        <w:rPr>
          <w:noProof/>
        </w:rPr>
        <w:drawing>
          <wp:inline distT="0" distB="0" distL="0" distR="0" wp14:anchorId="17311079" wp14:editId="5051AFEC">
            <wp:extent cx="4595854" cy="1485112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531" cy="14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6594" w14:textId="77777777" w:rsidR="00FF5764" w:rsidRDefault="00FF5764" w:rsidP="00FF5764">
      <w:pPr>
        <w:pStyle w:val="ListParagraph"/>
        <w:ind w:left="990"/>
      </w:pPr>
    </w:p>
    <w:p w14:paraId="5DC5BC59" w14:textId="77777777" w:rsidR="00FF5764" w:rsidRDefault="00FF5764" w:rsidP="00FF5764">
      <w:pPr>
        <w:pStyle w:val="ListParagraph"/>
        <w:numPr>
          <w:ilvl w:val="0"/>
          <w:numId w:val="3"/>
        </w:numPr>
      </w:pPr>
      <w:r>
        <w:t>Wait until the data is getting exported in excel format like below</w:t>
      </w:r>
    </w:p>
    <w:p w14:paraId="05D79D85" w14:textId="77777777" w:rsidR="00FF5764" w:rsidRDefault="00FF5764" w:rsidP="00FF5764">
      <w:pPr>
        <w:pStyle w:val="ListParagraph"/>
        <w:ind w:left="990"/>
      </w:pPr>
      <w:r>
        <w:rPr>
          <w:noProof/>
        </w:rPr>
        <w:drawing>
          <wp:inline distT="0" distB="0" distL="0" distR="0" wp14:anchorId="68D6D2E3" wp14:editId="14654CB9">
            <wp:extent cx="5247861" cy="158198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820" cy="15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9C1B" w14:textId="77777777" w:rsidR="00FF5764" w:rsidRDefault="00FF5764" w:rsidP="00FF5764">
      <w:pPr>
        <w:pStyle w:val="ListParagraph"/>
        <w:ind w:left="990"/>
      </w:pPr>
    </w:p>
    <w:p w14:paraId="33EB98C4" w14:textId="60B444E9" w:rsidR="00FF5764" w:rsidRPr="00A02ACD" w:rsidRDefault="000554BF" w:rsidP="000554BF">
      <w:r>
        <w:t>7</w:t>
      </w:r>
      <w:r w:rsidR="00FF5764">
        <w:t xml:space="preserve">Name the file as </w:t>
      </w:r>
      <w:r w:rsidR="00FF5764" w:rsidRPr="000554BF">
        <w:rPr>
          <w:b/>
          <w:bCs/>
        </w:rPr>
        <w:t xml:space="preserve">‘AIMS </w:t>
      </w:r>
      <w:proofErr w:type="spellStart"/>
      <w:r w:rsidR="00FF5764" w:rsidRPr="000554BF">
        <w:rPr>
          <w:b/>
          <w:bCs/>
        </w:rPr>
        <w:t>Reco</w:t>
      </w:r>
      <w:proofErr w:type="spellEnd"/>
      <w:r w:rsidR="00FF5764" w:rsidRPr="000554BF">
        <w:rPr>
          <w:b/>
          <w:bCs/>
        </w:rPr>
        <w:t xml:space="preserve"> Dec 22.xlsx’ </w:t>
      </w:r>
      <w:r w:rsidR="00FF5764">
        <w:t xml:space="preserve">and name the sheet as </w:t>
      </w:r>
      <w:r w:rsidR="00FF5764" w:rsidRPr="000554BF">
        <w:rPr>
          <w:b/>
          <w:bCs/>
        </w:rPr>
        <w:t>‘AIMS data’</w:t>
      </w:r>
    </w:p>
    <w:p w14:paraId="705072B0" w14:textId="77777777" w:rsidR="00FF5764" w:rsidRPr="00191D73" w:rsidRDefault="00FF5764" w:rsidP="00FF5764">
      <w:pPr>
        <w:pStyle w:val="ListParagraph"/>
        <w:numPr>
          <w:ilvl w:val="0"/>
          <w:numId w:val="3"/>
        </w:numPr>
        <w:rPr>
          <w:highlight w:val="yellow"/>
        </w:rPr>
      </w:pPr>
      <w:r w:rsidRPr="00191D73">
        <w:rPr>
          <w:highlight w:val="yellow"/>
        </w:rPr>
        <w:lastRenderedPageBreak/>
        <w:t>Extract has data for all markets and brands. Take In-scope market details from ‘VAT%’ sheet in mapping file Check if VAT% (Col Q) given in the dump is correct for all markets based on ‘Entity Code’ in the extract</w:t>
      </w:r>
    </w:p>
    <w:p w14:paraId="594CC1D2" w14:textId="77777777" w:rsidR="00FF5764" w:rsidRDefault="00FF5764" w:rsidP="00FF5764">
      <w:pPr>
        <w:pStyle w:val="Heading2"/>
      </w:pPr>
      <w:r>
        <w:t>AIMS Reconciliation</w:t>
      </w:r>
    </w:p>
    <w:p w14:paraId="70B4871A" w14:textId="77777777" w:rsidR="00FF5764" w:rsidRDefault="00FF5764" w:rsidP="00FF5764">
      <w:pPr>
        <w:pStyle w:val="ListParagraph"/>
        <w:numPr>
          <w:ilvl w:val="0"/>
          <w:numId w:val="2"/>
        </w:numPr>
      </w:pPr>
      <w:commentRangeStart w:id="4"/>
      <w:commentRangeStart w:id="5"/>
      <w:r>
        <w:t>In</w:t>
      </w:r>
      <w:commentRangeEnd w:id="4"/>
      <w:r>
        <w:rPr>
          <w:rStyle w:val="CommentReference"/>
          <w:rFonts w:ascii="Calibri" w:eastAsiaTheme="minorHAnsi" w:hAnsi="Calibri" w:cs="Times New Roman"/>
          <w:lang w:val="en-US" w:eastAsia="en-US"/>
        </w:rPr>
        <w:commentReference w:id="4"/>
      </w:r>
      <w:commentRangeEnd w:id="5"/>
      <w:r>
        <w:rPr>
          <w:rStyle w:val="CommentReference"/>
          <w:rFonts w:ascii="Calibri" w:eastAsiaTheme="minorHAnsi" w:hAnsi="Calibri" w:cs="Times New Roman"/>
          <w:lang w:val="en-US" w:eastAsia="en-US"/>
        </w:rPr>
        <w:commentReference w:id="5"/>
      </w:r>
      <w:r>
        <w:t xml:space="preserve"> </w:t>
      </w:r>
      <w:r w:rsidRPr="00B94885">
        <w:rPr>
          <w:b/>
          <w:bCs/>
        </w:rPr>
        <w:t>‘</w:t>
      </w:r>
      <w:r>
        <w:rPr>
          <w:b/>
          <w:bCs/>
        </w:rPr>
        <w:t xml:space="preserve">AIMS </w:t>
      </w:r>
      <w:proofErr w:type="spellStart"/>
      <w:r w:rsidRPr="00B94885">
        <w:rPr>
          <w:b/>
          <w:bCs/>
        </w:rPr>
        <w:t>Reco</w:t>
      </w:r>
      <w:proofErr w:type="spellEnd"/>
      <w:r w:rsidRPr="00B94885">
        <w:rPr>
          <w:b/>
          <w:bCs/>
        </w:rPr>
        <w:t xml:space="preserve"> Dec 22.xlsx’</w:t>
      </w:r>
      <w:r>
        <w:rPr>
          <w:b/>
          <w:bCs/>
        </w:rPr>
        <w:t xml:space="preserve"> </w:t>
      </w:r>
      <w:r>
        <w:t xml:space="preserve">file, create a sheet and name it as </w:t>
      </w:r>
      <w:r w:rsidRPr="0005545D">
        <w:rPr>
          <w:b/>
          <w:bCs/>
        </w:rPr>
        <w:t>‘Oracle data’</w:t>
      </w:r>
      <w:r>
        <w:t xml:space="preserve">. Open </w:t>
      </w:r>
      <w:r w:rsidRPr="00067BEE">
        <w:rPr>
          <w:b/>
          <w:bCs/>
        </w:rPr>
        <w:t xml:space="preserve">‘Oracle Wholesales </w:t>
      </w:r>
      <w:proofErr w:type="spellStart"/>
      <w:r w:rsidRPr="00067BEE">
        <w:rPr>
          <w:b/>
          <w:bCs/>
        </w:rPr>
        <w:t>data_Dec</w:t>
      </w:r>
      <w:proofErr w:type="spellEnd"/>
      <w:r w:rsidRPr="00067BEE">
        <w:rPr>
          <w:b/>
          <w:bCs/>
        </w:rPr>
        <w:t xml:space="preserve"> 22.xlsx’</w:t>
      </w:r>
      <w:r>
        <w:rPr>
          <w:b/>
          <w:bCs/>
        </w:rPr>
        <w:t xml:space="preserve"> </w:t>
      </w:r>
      <w:r>
        <w:t>file, copy the whole data and paste it in ‘Oracle data’ sheet like below</w:t>
      </w:r>
    </w:p>
    <w:p w14:paraId="58AFED46" w14:textId="77777777" w:rsidR="00FF5764" w:rsidRDefault="00FF5764" w:rsidP="00FF5764">
      <w:pPr>
        <w:ind w:left="990" w:firstLine="450"/>
        <w:rPr>
          <w:lang w:val="en-GB" w:eastAsia="en-GB"/>
        </w:rPr>
      </w:pPr>
      <w:r>
        <w:rPr>
          <w:noProof/>
        </w:rPr>
        <w:drawing>
          <wp:inline distT="0" distB="0" distL="0" distR="0" wp14:anchorId="0D3D0B29" wp14:editId="79E1CEFA">
            <wp:extent cx="4444365" cy="36347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223" cy="36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87F2" w14:textId="77777777" w:rsidR="00FF5764" w:rsidRDefault="00FF5764" w:rsidP="00FF5764">
      <w:pPr>
        <w:ind w:left="630"/>
        <w:rPr>
          <w:lang w:val="en-GB" w:eastAsia="en-GB"/>
        </w:rPr>
      </w:pPr>
    </w:p>
    <w:p w14:paraId="44222FDF" w14:textId="77777777" w:rsidR="00FF5764" w:rsidRDefault="00FF5764" w:rsidP="00FF5764">
      <w:pPr>
        <w:pStyle w:val="ListParagraph"/>
        <w:numPr>
          <w:ilvl w:val="0"/>
          <w:numId w:val="2"/>
        </w:numPr>
      </w:pPr>
      <w:r>
        <w:t xml:space="preserve">Create one more sheet, name it as </w:t>
      </w:r>
      <w:r w:rsidRPr="00490D90">
        <w:rPr>
          <w:b/>
          <w:bCs/>
        </w:rPr>
        <w:t>‘</w:t>
      </w:r>
      <w:proofErr w:type="spellStart"/>
      <w:r w:rsidRPr="00490D90">
        <w:rPr>
          <w:b/>
          <w:bCs/>
        </w:rPr>
        <w:t>Reco</w:t>
      </w:r>
      <w:proofErr w:type="spellEnd"/>
      <w:r w:rsidRPr="00490D90">
        <w:rPr>
          <w:b/>
          <w:bCs/>
        </w:rPr>
        <w:t>’</w:t>
      </w:r>
      <w:r>
        <w:rPr>
          <w:b/>
          <w:bCs/>
        </w:rPr>
        <w:t xml:space="preserve"> </w:t>
      </w:r>
      <w:r>
        <w:t>and create columns as instructed below:</w:t>
      </w:r>
    </w:p>
    <w:tbl>
      <w:tblPr>
        <w:tblW w:w="7842" w:type="dxa"/>
        <w:tblInd w:w="14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2"/>
        <w:gridCol w:w="2410"/>
        <w:gridCol w:w="4110"/>
      </w:tblGrid>
      <w:tr w:rsidR="00FF5764" w:rsidRPr="00466A81" w14:paraId="0B8B8778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6E9359A6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  <w:t>Column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25E314C4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  <w:t>Header Name</w:t>
            </w:r>
          </w:p>
        </w:tc>
        <w:tc>
          <w:tcPr>
            <w:tcW w:w="4110" w:type="dxa"/>
          </w:tcPr>
          <w:p w14:paraId="13A06691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  <w:t>Condition</w:t>
            </w:r>
          </w:p>
        </w:tc>
      </w:tr>
      <w:tr w:rsidR="00FF5764" w:rsidRPr="00466A81" w14:paraId="55677B42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02D8C251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Column A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50A347FC" w14:textId="77777777" w:rsidR="00FF5764" w:rsidRPr="00C64304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Entity Code</w:t>
            </w:r>
          </w:p>
        </w:tc>
        <w:tc>
          <w:tcPr>
            <w:tcW w:w="4110" w:type="dxa"/>
          </w:tcPr>
          <w:p w14:paraId="230D6EFC" w14:textId="77777777" w:rsidR="00FF5764" w:rsidRPr="00466A81" w:rsidRDefault="00FF5764" w:rsidP="008845A7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Comes from ‘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AIMS 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data’ sheet (Col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)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. Only In-scope Entity data should be pulled to </w:t>
            </w:r>
            <w:proofErr w:type="spellStart"/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Reco</w:t>
            </w:r>
            <w:proofErr w:type="spellEnd"/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sheet </w:t>
            </w:r>
          </w:p>
        </w:tc>
      </w:tr>
      <w:tr w:rsidR="00FF5764" w:rsidRPr="00466A81" w14:paraId="15C47294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7DF07847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Column B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0D432BD0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Invoice Number</w:t>
            </w:r>
          </w:p>
        </w:tc>
        <w:tc>
          <w:tcPr>
            <w:tcW w:w="4110" w:type="dxa"/>
          </w:tcPr>
          <w:p w14:paraId="64F49351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Comes from ‘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AIMS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data’ sheet (Col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E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)</w:t>
            </w:r>
          </w:p>
        </w:tc>
      </w:tr>
      <w:tr w:rsidR="00FF5764" w:rsidRPr="00466A81" w14:paraId="668235B1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2C6C5DAD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Column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54527B61" w14:textId="77777777" w:rsidR="00FF5764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Entity Name</w:t>
            </w:r>
          </w:p>
        </w:tc>
        <w:tc>
          <w:tcPr>
            <w:tcW w:w="4110" w:type="dxa"/>
          </w:tcPr>
          <w:p w14:paraId="7B5427A7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Comes from ‘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AIMS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data’ sheet (Col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D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)</w:t>
            </w:r>
          </w:p>
        </w:tc>
      </w:tr>
      <w:tr w:rsidR="00FF5764" w:rsidRPr="00466A81" w14:paraId="1EB3470F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2C52A33D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Column C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794D3020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Invoice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Amount</w:t>
            </w:r>
          </w:p>
        </w:tc>
        <w:tc>
          <w:tcPr>
            <w:tcW w:w="4110" w:type="dxa"/>
          </w:tcPr>
          <w:p w14:paraId="213C3B15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Comes from ‘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AIMS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data’ sheet (Col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L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)</w:t>
            </w:r>
          </w:p>
        </w:tc>
      </w:tr>
      <w:tr w:rsidR="00FF5764" w:rsidRPr="00466A81" w14:paraId="0EC94294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5EB9C74A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Column D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181F4E9B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Total Amt in Oracle</w:t>
            </w:r>
          </w:p>
        </w:tc>
        <w:tc>
          <w:tcPr>
            <w:tcW w:w="4110" w:type="dxa"/>
          </w:tcPr>
          <w:p w14:paraId="0417594B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Comes from ‘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Oracle 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data’ sheet (Col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E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)</w:t>
            </w:r>
          </w:p>
        </w:tc>
      </w:tr>
      <w:tr w:rsidR="00FF5764" w:rsidRPr="00466A81" w14:paraId="58DC6347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5A0BE14F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Column E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14CF80B9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Variance</w:t>
            </w:r>
          </w:p>
        </w:tc>
        <w:tc>
          <w:tcPr>
            <w:tcW w:w="4110" w:type="dxa"/>
          </w:tcPr>
          <w:p w14:paraId="7789F7B2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Diff b/w revenue from 2 sources.</w:t>
            </w:r>
          </w:p>
          <w:p w14:paraId="02F0543D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i.e. 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Invoice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Amt in AIMS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– </w:t>
            </w: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 xml:space="preserve">Total Amt in </w:t>
            </w: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Oracle</w:t>
            </w:r>
          </w:p>
        </w:tc>
      </w:tr>
      <w:tr w:rsidR="00FF5764" w:rsidRPr="00466A81" w14:paraId="45807FD8" w14:textId="77777777" w:rsidTr="008845A7">
        <w:trPr>
          <w:trHeight w:val="288"/>
        </w:trPr>
        <w:tc>
          <w:tcPr>
            <w:tcW w:w="1322" w:type="dxa"/>
            <w:shd w:val="clear" w:color="auto" w:fill="auto"/>
            <w:noWrap/>
            <w:vAlign w:val="bottom"/>
          </w:tcPr>
          <w:p w14:paraId="19D980B3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 w:rsidRPr="00466A81"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Column F</w:t>
            </w:r>
          </w:p>
        </w:tc>
        <w:tc>
          <w:tcPr>
            <w:tcW w:w="2410" w:type="dxa"/>
            <w:shd w:val="clear" w:color="auto" w:fill="auto"/>
            <w:noWrap/>
            <w:vAlign w:val="bottom"/>
          </w:tcPr>
          <w:p w14:paraId="482B1EB4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Status</w:t>
            </w:r>
          </w:p>
        </w:tc>
        <w:tc>
          <w:tcPr>
            <w:tcW w:w="4110" w:type="dxa"/>
          </w:tcPr>
          <w:p w14:paraId="3945CAC3" w14:textId="77777777" w:rsidR="00FF5764" w:rsidRPr="00466A81" w:rsidRDefault="00FF5764" w:rsidP="008845A7">
            <w:pP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</w:pPr>
            <w:r>
              <w:rPr>
                <w:rFonts w:eastAsia="Times New Roman" w:cs="Calibri"/>
                <w:color w:val="000000" w:themeColor="text1"/>
                <w:sz w:val="20"/>
                <w:szCs w:val="20"/>
                <w:lang w:val="en-IN" w:eastAsia="en-IN"/>
              </w:rPr>
              <w:t>To be filled by BOT</w:t>
            </w:r>
          </w:p>
        </w:tc>
      </w:tr>
    </w:tbl>
    <w:p w14:paraId="6DB5559C" w14:textId="77777777" w:rsidR="00FF5764" w:rsidRDefault="00FF5764" w:rsidP="00FF5764">
      <w:pPr>
        <w:pStyle w:val="ListParagraph"/>
        <w:ind w:left="1080"/>
      </w:pPr>
    </w:p>
    <w:p w14:paraId="60A24133" w14:textId="77777777" w:rsidR="00FF5764" w:rsidRDefault="00FF5764" w:rsidP="00FF576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6CE37AB" wp14:editId="103A75DD">
            <wp:extent cx="5979381" cy="1284316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4692" cy="12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215C" w14:textId="77777777" w:rsidR="00FF5764" w:rsidRDefault="00FF5764" w:rsidP="00FF5764">
      <w:pPr>
        <w:pStyle w:val="ListParagraph"/>
        <w:ind w:left="1080"/>
      </w:pPr>
    </w:p>
    <w:p w14:paraId="2588AC7A" w14:textId="77777777" w:rsidR="00FF5764" w:rsidRDefault="00FF5764" w:rsidP="00FF5764">
      <w:pPr>
        <w:pStyle w:val="ListParagraph"/>
        <w:numPr>
          <w:ilvl w:val="0"/>
          <w:numId w:val="2"/>
        </w:numPr>
      </w:pPr>
      <w:r>
        <w:t>In ‘</w:t>
      </w:r>
      <w:proofErr w:type="spellStart"/>
      <w:r>
        <w:t>Reco</w:t>
      </w:r>
      <w:proofErr w:type="spellEnd"/>
      <w:r>
        <w:t>’ sheet, Oracle amount should be pulled by matching Invoice number Col ‘</w:t>
      </w:r>
      <w:ins w:id="6" w:author="Gunapriya R" w:date="2023-02-03T14:48:00Z">
        <w:r>
          <w:t>B</w:t>
        </w:r>
      </w:ins>
      <w:del w:id="7" w:author="Gunapriya R" w:date="2023-02-03T14:48:00Z">
        <w:r w:rsidDel="000C454C">
          <w:delText>B</w:delText>
        </w:r>
      </w:del>
      <w:r>
        <w:t>’ with ‘</w:t>
      </w:r>
      <w:proofErr w:type="spellStart"/>
      <w:r>
        <w:t>Trx</w:t>
      </w:r>
      <w:proofErr w:type="spellEnd"/>
      <w:r>
        <w:t xml:space="preserve"> Number’ in ‘Oracle’ sheet. </w:t>
      </w:r>
    </w:p>
    <w:p w14:paraId="074D86EF" w14:textId="77777777" w:rsidR="00FF5764" w:rsidRDefault="00FF5764" w:rsidP="00FF5764">
      <w:pPr>
        <w:pStyle w:val="ListParagraph"/>
        <w:numPr>
          <w:ilvl w:val="0"/>
          <w:numId w:val="2"/>
        </w:numPr>
      </w:pPr>
      <w:r>
        <w:t>If variance &gt; or &lt; 0, update the status as ‘Business Exception’ in Column ‘F’ in ‘</w:t>
      </w:r>
      <w:proofErr w:type="spellStart"/>
      <w:r>
        <w:t>Reco</w:t>
      </w:r>
      <w:proofErr w:type="spellEnd"/>
      <w:r>
        <w:t>’ sheet</w:t>
      </w:r>
    </w:p>
    <w:p w14:paraId="443E44A8" w14:textId="77777777" w:rsidR="00FF5764" w:rsidRDefault="00FF5764" w:rsidP="00FF5764">
      <w:pPr>
        <w:pStyle w:val="ListParagraph"/>
        <w:numPr>
          <w:ilvl w:val="0"/>
          <w:numId w:val="2"/>
        </w:numPr>
      </w:pPr>
      <w:r>
        <w:t>Save the file and share it with business</w:t>
      </w:r>
    </w:p>
    <w:p w14:paraId="23DCC5F6" w14:textId="77777777" w:rsidR="00FF5764" w:rsidRDefault="00FF5764" w:rsidP="00FF5764">
      <w:pPr>
        <w:pStyle w:val="ListParagraph"/>
        <w:numPr>
          <w:ilvl w:val="0"/>
          <w:numId w:val="2"/>
        </w:numPr>
      </w:pPr>
      <w:r>
        <w:t xml:space="preserve">Today, only KSA, UAE, Bahrain and Kuwait markets are in-scope. As in-scope markets are likely to increase in future, a provision is created in mapping file to generate report only for the markets which are called as ‘In-Scope’ in mapping file. Refer ‘Yes’ (Col F) in in-scope sheet in mapping file. </w:t>
      </w:r>
    </w:p>
    <w:p w14:paraId="19396633" w14:textId="77777777" w:rsidR="00552C8D" w:rsidRDefault="00552C8D"/>
    <w:sectPr w:rsidR="00552C8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Rizwana Rangwala" w:date="2023-02-03T12:53:00Z" w:initials="RR">
    <w:p w14:paraId="2DC8517D" w14:textId="77777777" w:rsidR="00FF5764" w:rsidRDefault="00FF5764" w:rsidP="00FF5764">
      <w:pPr>
        <w:pStyle w:val="CommentText"/>
      </w:pPr>
      <w:r>
        <w:rPr>
          <w:rStyle w:val="CommentReference"/>
        </w:rPr>
        <w:annotationRef/>
      </w:r>
      <w:r>
        <w:t xml:space="preserve">Aims </w:t>
      </w:r>
      <w:proofErr w:type="spellStart"/>
      <w:r>
        <w:t>reco</w:t>
      </w:r>
      <w:proofErr w:type="spellEnd"/>
      <w:r>
        <w:t xml:space="preserve"> should be done comparing </w:t>
      </w:r>
      <w:proofErr w:type="spellStart"/>
      <w:r>
        <w:t>Coloumn</w:t>
      </w:r>
      <w:proofErr w:type="spellEnd"/>
      <w:r>
        <w:t xml:space="preserve"> L in Aims Sheet vs Oracle invoice number</w:t>
      </w:r>
    </w:p>
  </w:comment>
  <w:comment w:id="5" w:author="Gunapriya R" w:date="2023-02-03T14:48:00Z" w:initials="GR">
    <w:p w14:paraId="78EAF6B5" w14:textId="77777777" w:rsidR="00FF5764" w:rsidRDefault="00FF5764" w:rsidP="00FF5764">
      <w:pPr>
        <w:pStyle w:val="CommentText"/>
      </w:pPr>
      <w:r>
        <w:rPr>
          <w:rStyle w:val="CommentReference"/>
        </w:rPr>
        <w:annotationRef/>
      </w:r>
      <w:r>
        <w:t xml:space="preserve">Col L is invoice amt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C8517D" w15:done="1"/>
  <w15:commentEx w15:paraId="78EAF6B5" w15:paraIdParent="2DC8517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878235" w16cex:dateUtc="2023-02-03T07:23:00Z"/>
  <w16cex:commentExtensible w16cex:durableId="27879D53" w16cex:dateUtc="2023-02-03T09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C8517D" w16cid:durableId="27878235"/>
  <w16cid:commentId w16cid:paraId="78EAF6B5" w16cid:durableId="27879D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CA4A0" w14:textId="77777777" w:rsidR="00AA2ED8" w:rsidRDefault="00AA2ED8" w:rsidP="00FF5764">
      <w:r>
        <w:separator/>
      </w:r>
    </w:p>
  </w:endnote>
  <w:endnote w:type="continuationSeparator" w:id="0">
    <w:p w14:paraId="72EA11C9" w14:textId="77777777" w:rsidR="00AA2ED8" w:rsidRDefault="00AA2ED8" w:rsidP="00FF5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865A0" w14:textId="77777777" w:rsidR="00FF5764" w:rsidRDefault="00FF576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B008117" wp14:editId="7D64FE1B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0" b="17145"/>
              <wp:wrapSquare wrapText="bothSides"/>
              <wp:docPr id="2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BC7909" w14:textId="77777777" w:rsidR="00FF5764" w:rsidRPr="00FF5764" w:rsidRDefault="00FF5764">
                          <w:pPr>
                            <w:rPr>
                              <w:rFonts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F5764">
                            <w:rPr>
                              <w:rFonts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00811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Use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2CBC7909" w14:textId="77777777" w:rsidR="00FF5764" w:rsidRPr="00FF5764" w:rsidRDefault="00FF5764">
                    <w:pPr>
                      <w:rPr>
                        <w:rFonts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F5764">
                      <w:rPr>
                        <w:rFonts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A1F9" w14:textId="77777777" w:rsidR="00FF5764" w:rsidRDefault="00FF576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6755F33" wp14:editId="7FD1F81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0" b="17145"/>
              <wp:wrapSquare wrapText="bothSides"/>
              <wp:docPr id="3" name="Text Box 3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CB0F78" w14:textId="77777777" w:rsidR="00FF5764" w:rsidRPr="00FF5764" w:rsidRDefault="00FF5764">
                          <w:pPr>
                            <w:rPr>
                              <w:rFonts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F5764">
                            <w:rPr>
                              <w:rFonts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755F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Use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16CB0F78" w14:textId="77777777" w:rsidR="00FF5764" w:rsidRPr="00FF5764" w:rsidRDefault="00FF5764">
                    <w:pPr>
                      <w:rPr>
                        <w:rFonts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F5764">
                      <w:rPr>
                        <w:rFonts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23358" w14:textId="77777777" w:rsidR="00FF5764" w:rsidRDefault="00FF576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526D4DC" wp14:editId="2DC0BB6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0" b="17145"/>
              <wp:wrapSquare wrapText="bothSides"/>
              <wp:docPr id="1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E19909" w14:textId="77777777" w:rsidR="00FF5764" w:rsidRPr="00FF5764" w:rsidRDefault="00FF5764">
                          <w:pPr>
                            <w:rPr>
                              <w:rFonts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F5764">
                            <w:rPr>
                              <w:rFonts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26D4D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Use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55E19909" w14:textId="77777777" w:rsidR="00FF5764" w:rsidRPr="00FF5764" w:rsidRDefault="00FF5764">
                    <w:pPr>
                      <w:rPr>
                        <w:rFonts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F5764">
                      <w:rPr>
                        <w:rFonts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65D9E" w14:textId="77777777" w:rsidR="00AA2ED8" w:rsidRDefault="00AA2ED8" w:rsidP="00FF5764">
      <w:r>
        <w:separator/>
      </w:r>
    </w:p>
  </w:footnote>
  <w:footnote w:type="continuationSeparator" w:id="0">
    <w:p w14:paraId="57E05187" w14:textId="77777777" w:rsidR="00AA2ED8" w:rsidRDefault="00AA2ED8" w:rsidP="00FF57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36579" w14:textId="77777777" w:rsidR="00FF5764" w:rsidRDefault="00FF57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28E20" w14:textId="77777777" w:rsidR="00FF5764" w:rsidRDefault="00FF57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45F9" w14:textId="77777777" w:rsidR="00FF5764" w:rsidRDefault="00FF5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E3E03"/>
    <w:multiLevelType w:val="multilevel"/>
    <w:tmpl w:val="64801B4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bCs w:val="0"/>
        <w:sz w:val="28"/>
        <w:szCs w:val="18"/>
      </w:rPr>
    </w:lvl>
    <w:lvl w:ilvl="1">
      <w:start w:val="1"/>
      <w:numFmt w:val="decimal"/>
      <w:pStyle w:val="Heading2"/>
      <w:lvlText w:val="%1.%2"/>
      <w:lvlJc w:val="left"/>
      <w:pPr>
        <w:ind w:left="1285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14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5B3F98"/>
    <w:multiLevelType w:val="hybridMultilevel"/>
    <w:tmpl w:val="877E9096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72CE1056"/>
    <w:multiLevelType w:val="hybridMultilevel"/>
    <w:tmpl w:val="DED897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2025062">
    <w:abstractNumId w:val="0"/>
  </w:num>
  <w:num w:numId="2" w16cid:durableId="727535958">
    <w:abstractNumId w:val="2"/>
  </w:num>
  <w:num w:numId="3" w16cid:durableId="51269155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napriya R">
    <w15:presenceInfo w15:providerId="AD" w15:userId="S::gunapriya.r@alshaya.com::f89e3f99-3b31-4742-971f-2ef96b3d92be"/>
  </w15:person>
  <w15:person w15:author="Rizwana Rangwala">
    <w15:presenceInfo w15:providerId="AD" w15:userId="S::rizwana.rangwala@alshaya.com::09bce395-eece-4b1e-9ba0-5ed68ddfbd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764"/>
    <w:rsid w:val="00032F6C"/>
    <w:rsid w:val="000554BF"/>
    <w:rsid w:val="00191D73"/>
    <w:rsid w:val="002129BD"/>
    <w:rsid w:val="00552C8D"/>
    <w:rsid w:val="005852B4"/>
    <w:rsid w:val="008C08CD"/>
    <w:rsid w:val="00AA2ED8"/>
    <w:rsid w:val="00CC6A75"/>
    <w:rsid w:val="00CF18AE"/>
    <w:rsid w:val="00FF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558C"/>
  <w15:chartTrackingRefBased/>
  <w15:docId w15:val="{E49580BD-EBD1-4095-BCFD-BF6A4006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764"/>
    <w:pPr>
      <w:spacing w:after="0" w:line="240" w:lineRule="auto"/>
    </w:pPr>
    <w:rPr>
      <w:rFonts w:ascii="Calibri" w:hAnsi="Calibri" w:cs="Times New Roman"/>
      <w:lang w:val="en-US"/>
    </w:rPr>
  </w:style>
  <w:style w:type="paragraph" w:styleId="Heading1">
    <w:name w:val="heading 1"/>
    <w:aliases w:val="Hoofdstuk"/>
    <w:next w:val="Normal"/>
    <w:link w:val="Heading1Char"/>
    <w:qFormat/>
    <w:rsid w:val="00FF5764"/>
    <w:pPr>
      <w:keepNext/>
      <w:numPr>
        <w:numId w:val="1"/>
      </w:numPr>
      <w:spacing w:before="240" w:after="60" w:line="240" w:lineRule="auto"/>
      <w:outlineLvl w:val="0"/>
    </w:pPr>
    <w:rPr>
      <w:rFonts w:ascii="Calibri" w:eastAsia="Times New Roman" w:hAnsi="Calibri" w:cs="Arial"/>
      <w:b/>
      <w:bCs/>
      <w:color w:val="C00000"/>
      <w:kern w:val="32"/>
      <w:sz w:val="28"/>
      <w:szCs w:val="32"/>
      <w:lang w:val="en-GB" w:eastAsia="en-GB"/>
    </w:rPr>
  </w:style>
  <w:style w:type="paragraph" w:styleId="Heading2">
    <w:name w:val="heading 2"/>
    <w:basedOn w:val="Heading1"/>
    <w:next w:val="Normal"/>
    <w:link w:val="Heading2Char"/>
    <w:qFormat/>
    <w:rsid w:val="00FF5764"/>
    <w:pPr>
      <w:numPr>
        <w:ilvl w:val="1"/>
      </w:numPr>
      <w:ind w:left="1206"/>
      <w:outlineLvl w:val="1"/>
    </w:pPr>
    <w:rPr>
      <w:bCs w:val="0"/>
      <w:i/>
      <w:iCs/>
      <w:szCs w:val="28"/>
    </w:rPr>
  </w:style>
  <w:style w:type="paragraph" w:styleId="Heading4">
    <w:name w:val="heading 4"/>
    <w:aliases w:val="Sub-sub-paragraaf"/>
    <w:basedOn w:val="Normal"/>
    <w:next w:val="Normal"/>
    <w:link w:val="Heading4Char"/>
    <w:unhideWhenUsed/>
    <w:qFormat/>
    <w:rsid w:val="00FF5764"/>
    <w:pPr>
      <w:keepNext/>
      <w:keepLines/>
      <w:numPr>
        <w:ilvl w:val="3"/>
        <w:numId w:val="1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4"/>
      <w:lang w:eastAsia="en-GB"/>
    </w:rPr>
  </w:style>
  <w:style w:type="paragraph" w:styleId="Heading5">
    <w:name w:val="heading 5"/>
    <w:aliases w:val="Sub-sub-sub-paragraaf"/>
    <w:basedOn w:val="Normal"/>
    <w:next w:val="Normal"/>
    <w:link w:val="Heading5Char"/>
    <w:unhideWhenUsed/>
    <w:qFormat/>
    <w:rsid w:val="00FF5764"/>
    <w:pPr>
      <w:keepNext/>
      <w:keepLines/>
      <w:numPr>
        <w:ilvl w:val="4"/>
        <w:numId w:val="1"/>
      </w:numPr>
      <w:spacing w:before="200"/>
      <w:outlineLvl w:val="4"/>
    </w:pPr>
    <w:rPr>
      <w:rFonts w:ascii="Cambria" w:eastAsia="Times New Roman" w:hAnsi="Cambria"/>
      <w:color w:val="243F60"/>
      <w:sz w:val="20"/>
      <w:szCs w:val="24"/>
      <w:lang w:eastAsia="en-GB"/>
    </w:rPr>
  </w:style>
  <w:style w:type="paragraph" w:styleId="Heading6">
    <w:name w:val="heading 6"/>
    <w:basedOn w:val="Normal"/>
    <w:next w:val="Normal"/>
    <w:link w:val="Heading6Char"/>
    <w:unhideWhenUsed/>
    <w:qFormat/>
    <w:rsid w:val="00FF5764"/>
    <w:pPr>
      <w:keepNext/>
      <w:keepLines/>
      <w:numPr>
        <w:ilvl w:val="5"/>
        <w:numId w:val="1"/>
      </w:numPr>
      <w:spacing w:before="200"/>
      <w:outlineLvl w:val="5"/>
    </w:pPr>
    <w:rPr>
      <w:rFonts w:ascii="Cambria" w:eastAsia="Times New Roman" w:hAnsi="Cambria"/>
      <w:i/>
      <w:iCs/>
      <w:color w:val="243F60"/>
      <w:sz w:val="20"/>
      <w:szCs w:val="24"/>
      <w:lang w:eastAsia="en-GB"/>
    </w:rPr>
  </w:style>
  <w:style w:type="paragraph" w:styleId="Heading7">
    <w:name w:val="heading 7"/>
    <w:basedOn w:val="Normal"/>
    <w:next w:val="Normal"/>
    <w:link w:val="Heading7Char"/>
    <w:unhideWhenUsed/>
    <w:qFormat/>
    <w:rsid w:val="00FF5764"/>
    <w:pPr>
      <w:keepNext/>
      <w:keepLines/>
      <w:numPr>
        <w:ilvl w:val="6"/>
        <w:numId w:val="1"/>
      </w:numPr>
      <w:spacing w:before="200"/>
      <w:outlineLvl w:val="6"/>
    </w:pPr>
    <w:rPr>
      <w:rFonts w:ascii="Cambria" w:eastAsia="Times New Roman" w:hAnsi="Cambria"/>
      <w:i/>
      <w:iCs/>
      <w:color w:val="404040"/>
      <w:sz w:val="20"/>
      <w:szCs w:val="24"/>
      <w:lang w:eastAsia="en-GB"/>
    </w:rPr>
  </w:style>
  <w:style w:type="paragraph" w:styleId="Heading8">
    <w:name w:val="heading 8"/>
    <w:basedOn w:val="Normal"/>
    <w:next w:val="Normal"/>
    <w:link w:val="Heading8Char"/>
    <w:unhideWhenUsed/>
    <w:qFormat/>
    <w:rsid w:val="00FF5764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eastAsia="en-GB"/>
    </w:rPr>
  </w:style>
  <w:style w:type="paragraph" w:styleId="Heading9">
    <w:name w:val="heading 9"/>
    <w:basedOn w:val="Normal"/>
    <w:next w:val="Normal"/>
    <w:link w:val="Heading9Char"/>
    <w:unhideWhenUsed/>
    <w:qFormat/>
    <w:rsid w:val="00FF5764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7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764"/>
  </w:style>
  <w:style w:type="paragraph" w:styleId="Footer">
    <w:name w:val="footer"/>
    <w:basedOn w:val="Normal"/>
    <w:link w:val="FooterChar"/>
    <w:uiPriority w:val="99"/>
    <w:unhideWhenUsed/>
    <w:rsid w:val="00FF57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764"/>
  </w:style>
  <w:style w:type="character" w:customStyle="1" w:styleId="Heading1Char">
    <w:name w:val="Heading 1 Char"/>
    <w:aliases w:val="Hoofdstuk Char"/>
    <w:basedOn w:val="DefaultParagraphFont"/>
    <w:link w:val="Heading1"/>
    <w:rsid w:val="00FF5764"/>
    <w:rPr>
      <w:rFonts w:ascii="Calibri" w:eastAsia="Times New Roman" w:hAnsi="Calibri" w:cs="Arial"/>
      <w:b/>
      <w:bCs/>
      <w:color w:val="C00000"/>
      <w:kern w:val="32"/>
      <w:sz w:val="28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FF5764"/>
    <w:rPr>
      <w:rFonts w:ascii="Calibri" w:eastAsia="Times New Roman" w:hAnsi="Calibri" w:cs="Arial"/>
      <w:b/>
      <w:i/>
      <w:iCs/>
      <w:color w:val="C00000"/>
      <w:kern w:val="32"/>
      <w:sz w:val="28"/>
      <w:szCs w:val="28"/>
      <w:lang w:val="en-GB" w:eastAsia="en-GB"/>
    </w:rPr>
  </w:style>
  <w:style w:type="character" w:customStyle="1" w:styleId="Heading4Char">
    <w:name w:val="Heading 4 Char"/>
    <w:aliases w:val="Sub-sub-paragraaf Char"/>
    <w:basedOn w:val="DefaultParagraphFont"/>
    <w:link w:val="Heading4"/>
    <w:rsid w:val="00FF5764"/>
    <w:rPr>
      <w:rFonts w:ascii="Cambria" w:eastAsia="Times New Roman" w:hAnsi="Cambria" w:cs="Times New Roman"/>
      <w:b/>
      <w:bCs/>
      <w:i/>
      <w:iCs/>
      <w:color w:val="4F81BD"/>
      <w:sz w:val="20"/>
      <w:szCs w:val="24"/>
      <w:lang w:val="en-US" w:eastAsia="en-GB"/>
    </w:rPr>
  </w:style>
  <w:style w:type="character" w:customStyle="1" w:styleId="Heading5Char">
    <w:name w:val="Heading 5 Char"/>
    <w:aliases w:val="Sub-sub-sub-paragraaf Char"/>
    <w:basedOn w:val="DefaultParagraphFont"/>
    <w:link w:val="Heading5"/>
    <w:rsid w:val="00FF5764"/>
    <w:rPr>
      <w:rFonts w:ascii="Cambria" w:eastAsia="Times New Roman" w:hAnsi="Cambria" w:cs="Times New Roman"/>
      <w:color w:val="243F60"/>
      <w:sz w:val="20"/>
      <w:szCs w:val="24"/>
      <w:lang w:val="en-US" w:eastAsia="en-GB"/>
    </w:rPr>
  </w:style>
  <w:style w:type="character" w:customStyle="1" w:styleId="Heading6Char">
    <w:name w:val="Heading 6 Char"/>
    <w:basedOn w:val="DefaultParagraphFont"/>
    <w:link w:val="Heading6"/>
    <w:rsid w:val="00FF5764"/>
    <w:rPr>
      <w:rFonts w:ascii="Cambria" w:eastAsia="Times New Roman" w:hAnsi="Cambria" w:cs="Times New Roman"/>
      <w:i/>
      <w:iCs/>
      <w:color w:val="243F60"/>
      <w:sz w:val="20"/>
      <w:szCs w:val="24"/>
      <w:lang w:val="en-US" w:eastAsia="en-GB"/>
    </w:rPr>
  </w:style>
  <w:style w:type="character" w:customStyle="1" w:styleId="Heading7Char">
    <w:name w:val="Heading 7 Char"/>
    <w:basedOn w:val="DefaultParagraphFont"/>
    <w:link w:val="Heading7"/>
    <w:rsid w:val="00FF5764"/>
    <w:rPr>
      <w:rFonts w:ascii="Cambria" w:eastAsia="Times New Roman" w:hAnsi="Cambria" w:cs="Times New Roman"/>
      <w:i/>
      <w:iCs/>
      <w:color w:val="404040"/>
      <w:sz w:val="20"/>
      <w:szCs w:val="24"/>
      <w:lang w:val="en-US" w:eastAsia="en-GB"/>
    </w:rPr>
  </w:style>
  <w:style w:type="character" w:customStyle="1" w:styleId="Heading8Char">
    <w:name w:val="Heading 8 Char"/>
    <w:basedOn w:val="DefaultParagraphFont"/>
    <w:link w:val="Heading8"/>
    <w:rsid w:val="00FF5764"/>
    <w:rPr>
      <w:rFonts w:ascii="Cambria" w:eastAsia="Times New Roman" w:hAnsi="Cambria" w:cs="Times New Roman"/>
      <w:color w:val="404040"/>
      <w:sz w:val="20"/>
      <w:szCs w:val="20"/>
      <w:lang w:val="en-US" w:eastAsia="en-GB"/>
    </w:rPr>
  </w:style>
  <w:style w:type="character" w:customStyle="1" w:styleId="Heading9Char">
    <w:name w:val="Heading 9 Char"/>
    <w:basedOn w:val="DefaultParagraphFont"/>
    <w:link w:val="Heading9"/>
    <w:rsid w:val="00FF5764"/>
    <w:rPr>
      <w:rFonts w:ascii="Cambria" w:eastAsia="Times New Roman" w:hAnsi="Cambria" w:cs="Times New Roman"/>
      <w:i/>
      <w:iCs/>
      <w:color w:val="404040"/>
      <w:sz w:val="20"/>
      <w:szCs w:val="20"/>
      <w:lang w:val="en-US" w:eastAsia="en-GB"/>
    </w:rPr>
  </w:style>
  <w:style w:type="paragraph" w:styleId="ListParagraph">
    <w:name w:val="List Paragraph"/>
    <w:basedOn w:val="Normal"/>
    <w:uiPriority w:val="34"/>
    <w:qFormat/>
    <w:rsid w:val="00FF5764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FF57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7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764"/>
    <w:rPr>
      <w:rFonts w:ascii="Calibri" w:hAnsi="Calibri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omments" Target="comments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18/08/relationships/commentsExtensible" Target="commentsExtensible.xml"/><Relationship Id="rId7" Type="http://schemas.openxmlformats.org/officeDocument/2006/relationships/hyperlink" Target="http://apps.alshaya.com:7777/forms/frmservlet?config=aim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16/09/relationships/commentsIds" Target="commentsIds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5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Kamble</dc:creator>
  <cp:keywords/>
  <dc:description/>
  <cp:lastModifiedBy>Nikita Kamble</cp:lastModifiedBy>
  <cp:revision>6</cp:revision>
  <dcterms:created xsi:type="dcterms:W3CDTF">2023-05-15T11:44:00Z</dcterms:created>
  <dcterms:modified xsi:type="dcterms:W3CDTF">2023-06-07T05:00:00Z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Use</vt:lpwstr>
  </property>
  <property fmtid="{D5CDD505-2E9C-101B-9397-08002B2CF9AE}" pid="5" name="MSIP_Label_70b38978-bbcb-47d3-bd01-89bd4930a1a8_Enabled">
    <vt:lpwstr>true</vt:lpwstr>
  </property>
  <property fmtid="{D5CDD505-2E9C-101B-9397-08002B2CF9AE}" pid="6" name="MSIP_Label_70b38978-bbcb-47d3-bd01-89bd4930a1a8_SetDate">
    <vt:lpwstr>2023-05-15T11:42:42Z</vt:lpwstr>
  </property>
  <property fmtid="{D5CDD505-2E9C-101B-9397-08002B2CF9AE}" pid="7" name="MSIP_Label_70b38978-bbcb-47d3-bd01-89bd4930a1a8_Method">
    <vt:lpwstr>Standard</vt:lpwstr>
  </property>
  <property fmtid="{D5CDD505-2E9C-101B-9397-08002B2CF9AE}" pid="8" name="MSIP_Label_70b38978-bbcb-47d3-bd01-89bd4930a1a8_Name">
    <vt:lpwstr>Internal</vt:lpwstr>
  </property>
  <property fmtid="{D5CDD505-2E9C-101B-9397-08002B2CF9AE}" pid="9" name="MSIP_Label_70b38978-bbcb-47d3-bd01-89bd4930a1a8_SiteId">
    <vt:lpwstr>8ce6dfd4-5866-4fdb-90d0-fb4a65d44617</vt:lpwstr>
  </property>
  <property fmtid="{D5CDD505-2E9C-101B-9397-08002B2CF9AE}" pid="10" name="MSIP_Label_70b38978-bbcb-47d3-bd01-89bd4930a1a8_ActionId">
    <vt:lpwstr>38f64d7f-cb1d-4a6b-9b70-232082cd23bb</vt:lpwstr>
  </property>
  <property fmtid="{D5CDD505-2E9C-101B-9397-08002B2CF9AE}" pid="11" name="MSIP_Label_70b38978-bbcb-47d3-bd01-89bd4930a1a8_ContentBits">
    <vt:lpwstr>2</vt:lpwstr>
  </property>
</Properties>
</file>